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60" w:line="219" w:lineRule="auto"/>
        <w:ind w:left="4057"/>
        <w:textAlignment w:val="baseline"/>
        <w:outlineLvl w:val="0"/>
        <w:rPr>
          <w:sz w:val="30"/>
          <w:szCs w:val="30"/>
        </w:rPr>
      </w:pPr>
      <w:r>
        <w:rPr>
          <w:spacing w:val="-2"/>
          <w:sz w:val="30"/>
          <w:szCs w:val="30"/>
          <w14:textOutline w14:w="6350" w14:cap="flat" w14:cmpd="sng">
            <w14:solidFill>
              <w14:srgbClr w14:val="000000"/>
            </w14:solidFill>
            <w14:prstDash w14:val="solid"/>
            <w14:miter w14:val="0"/>
          </w14:textOutline>
        </w:rPr>
        <w:t>房屋租赁合同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268" w:line="219" w:lineRule="auto"/>
        <w:ind w:left="205"/>
        <w:textAlignment w:val="baseline"/>
        <w:rPr>
          <w:rFonts w:hint="default" w:eastAsia="宋体"/>
          <w:lang w:val="en-US" w:eastAsia="zh-CN"/>
        </w:rPr>
      </w:pPr>
      <w:r>
        <w:rPr>
          <w:spacing w:val="-8"/>
        </w:rPr>
        <w:t>甲方（出租方</w:t>
      </w:r>
      <w:r>
        <w:rPr>
          <w:spacing w:val="-16"/>
        </w:rPr>
        <w:t>）：</w:t>
      </w:r>
      <w:r>
        <w:rPr>
          <w:spacing w:val="13"/>
        </w:rPr>
        <w:t xml:space="preserve"> 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163" w:line="218" w:lineRule="auto"/>
        <w:ind w:left="194"/>
        <w:textAlignment w:val="baseline"/>
      </w:pPr>
      <w:r>
        <w:rPr>
          <w:spacing w:val="-15"/>
        </w:rPr>
        <w:t>乙方（承租方</w:t>
      </w:r>
      <w:r>
        <w:rPr>
          <w:spacing w:val="-22"/>
        </w:rPr>
        <w:t>）：</w:t>
      </w:r>
      <w:r>
        <w:rPr>
          <w:spacing w:val="13"/>
        </w:rPr>
        <w:t xml:space="preserve">  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223" w:line="218" w:lineRule="auto"/>
        <w:ind w:left="3"/>
        <w:textAlignment w:val="baseline"/>
      </w:pPr>
      <w:r>
        <w:rPr>
          <w:spacing w:val="-3"/>
          <w14:textOutline w14:w="4233" w14:cap="flat" w14:cmpd="sng">
            <w14:solidFill>
              <w14:srgbClr w14:val="000000"/>
            </w14:solidFill>
            <w14:prstDash w14:val="solid"/>
            <w14:miter w14:val="0"/>
          </w14:textOutline>
        </w:rPr>
        <w:t>一、房屋基本状况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2" w:line="270" w:lineRule="auto"/>
        <w:ind w:right="100" w:firstLine="414"/>
        <w:textAlignment w:val="baseline"/>
      </w:pPr>
      <w:r>
        <w:rPr>
          <w:spacing w:val="-5"/>
        </w:rPr>
        <w:t>1、甲方受业主全权委托，将位于</w:t>
      </w:r>
      <w:r>
        <w:rPr>
          <w:rFonts w:hint="eastAsia"/>
          <w:spacing w:val="-5"/>
          <w:u w:val="single" w:color="auto"/>
          <w:lang w:val="en-US" w:eastAsia="zh-CN"/>
        </w:rPr>
        <w:t xml:space="preserve">          </w:t>
      </w:r>
      <w:r>
        <w:rPr>
          <w:spacing w:val="-5"/>
          <w:u w:val="single" w:color="auto"/>
        </w:rPr>
        <w:t>区</w:t>
      </w:r>
      <w:r>
        <w:rPr>
          <w:rFonts w:hint="eastAsia"/>
          <w:spacing w:val="-5"/>
          <w:u w:val="single" w:color="auto"/>
          <w:lang w:val="en-US" w:eastAsia="zh-CN"/>
        </w:rPr>
        <w:t xml:space="preserve">          </w:t>
      </w:r>
      <w:r>
        <w:rPr>
          <w:spacing w:val="-5"/>
        </w:rPr>
        <w:t>的房屋，租赁与乙方，根据《民</w:t>
      </w:r>
      <w:r>
        <w:t>法典》及有关规定，甲乙双方在平等，自愿的基础上达成房屋租赁事宜，为明确双方权利与</w:t>
      </w:r>
      <w:r>
        <w:rPr>
          <w:spacing w:val="-1"/>
        </w:rPr>
        <w:t>义务，经双方协商一</w:t>
      </w:r>
      <w:r>
        <w:rPr>
          <w:spacing w:val="-4"/>
        </w:rPr>
        <w:t>致，订立本合同。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3" w:line="219" w:lineRule="auto"/>
        <w:ind w:left="403"/>
        <w:textAlignment w:val="baseline"/>
      </w:pPr>
      <w:r>
        <w:rPr>
          <w:spacing w:val="-2"/>
        </w:rPr>
        <w:t>2、该房屋用途为：住宅；不得用做他途。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2" w:line="270" w:lineRule="auto"/>
        <w:ind w:left="3" w:firstLine="401"/>
        <w:textAlignment w:val="baseline"/>
      </w:pPr>
      <w:r>
        <w:t>3、根据流动人口管理办法的规定，租住人员必须主动在入住24小时内到房屋所</w:t>
      </w:r>
      <w:r>
        <w:rPr>
          <w:spacing w:val="-1"/>
        </w:rPr>
        <w:t>在辖区派出所内进行流动人口</w:t>
      </w:r>
      <w:r>
        <w:t xml:space="preserve"> 备案登记，不提供或不如实提供个人信息的，经公安机关查实的，公安机关会予以处200至</w:t>
      </w:r>
      <w:r>
        <w:rPr>
          <w:spacing w:val="-1"/>
        </w:rPr>
        <w:t>1000元罚款，若因乙方</w:t>
      </w:r>
      <w:r>
        <w:t xml:space="preserve"> </w:t>
      </w:r>
      <w:r>
        <w:rPr>
          <w:spacing w:val="-1"/>
        </w:rPr>
        <w:t>未主动给辖区管理单位登记给甲方造成损失的，</w:t>
      </w:r>
      <w:r>
        <w:rPr>
          <w:spacing w:val="-2"/>
        </w:rPr>
        <w:t>需乙方承担其损失。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64" w:line="219" w:lineRule="auto"/>
        <w:ind w:left="4"/>
        <w:textAlignment w:val="baseline"/>
      </w:pPr>
      <w:r>
        <w:rPr>
          <w:spacing w:val="-2"/>
          <w14:textOutline w14:w="423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二、租赁期限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2" w:line="219" w:lineRule="auto"/>
        <w:ind w:left="403"/>
        <w:textAlignment w:val="baseline"/>
      </w:pPr>
      <w:r>
        <w:rPr>
          <w:spacing w:val="-2"/>
        </w:rPr>
        <w:t>2.1房屋租赁期限为</w:t>
      </w:r>
      <w:r>
        <w:rPr>
          <w:rFonts w:hint="eastAsia"/>
          <w:spacing w:val="-2"/>
          <w:u w:val="thick" w:color="auto"/>
          <w:lang w:val="en-US" w:eastAsia="zh-CN"/>
        </w:rPr>
        <w:t xml:space="preserve">     </w:t>
      </w:r>
      <w:r>
        <w:rPr>
          <w:spacing w:val="-2"/>
          <w:u w:val="thick" w:color="auto"/>
        </w:rPr>
        <w:t>年</w:t>
      </w:r>
      <w:r>
        <w:rPr>
          <w:rFonts w:hint="eastAsia"/>
          <w:spacing w:val="-2"/>
          <w:u w:val="thick" w:color="auto"/>
          <w:lang w:val="en-US" w:eastAsia="zh-CN"/>
        </w:rPr>
        <w:t xml:space="preserve">     </w:t>
      </w:r>
      <w:r>
        <w:rPr>
          <w:spacing w:val="-2"/>
          <w:u w:val="thick" w:color="auto"/>
        </w:rPr>
        <w:t>个月</w:t>
      </w:r>
      <w:r>
        <w:rPr>
          <w:rFonts w:hint="eastAsia"/>
          <w:spacing w:val="-2"/>
          <w:u w:val="thick" w:color="auto"/>
          <w:lang w:val="en-US" w:eastAsia="zh-CN"/>
        </w:rPr>
        <w:t xml:space="preserve">     </w:t>
      </w:r>
      <w:r>
        <w:rPr>
          <w:spacing w:val="-2"/>
          <w:u w:val="thick" w:color="auto"/>
        </w:rPr>
        <w:t>天</w:t>
      </w:r>
      <w:r>
        <w:rPr>
          <w:spacing w:val="-2"/>
        </w:rPr>
        <w:t>，自</w:t>
      </w:r>
      <w:r>
        <w:rPr>
          <w:spacing w:val="-38"/>
          <w:u w:val="thick" w:color="auto"/>
        </w:rPr>
        <w:t xml:space="preserve"> </w:t>
      </w:r>
      <w:r>
        <w:rPr>
          <w:rFonts w:hint="eastAsia"/>
          <w:spacing w:val="-38"/>
          <w:u w:val="thick" w:color="auto"/>
          <w:lang w:val="en-US" w:eastAsia="zh-CN"/>
        </w:rPr>
        <w:t xml:space="preserve">    </w:t>
      </w:r>
      <w:r>
        <w:rPr>
          <w:spacing w:val="-2"/>
          <w:u w:val="thick" w:color="auto"/>
        </w:rPr>
        <w:t>年</w:t>
      </w:r>
      <w:r>
        <w:rPr>
          <w:rFonts w:hint="eastAsia"/>
          <w:spacing w:val="-2"/>
          <w:u w:val="thick" w:color="auto"/>
          <w:lang w:val="en-US" w:eastAsia="zh-CN"/>
        </w:rPr>
        <w:t xml:space="preserve">     </w:t>
      </w:r>
      <w:r>
        <w:rPr>
          <w:spacing w:val="-2"/>
          <w:u w:val="thick" w:color="auto"/>
        </w:rPr>
        <w:t>月</w:t>
      </w:r>
      <w:r>
        <w:rPr>
          <w:rFonts w:hint="eastAsia"/>
          <w:spacing w:val="-2"/>
          <w:u w:val="thick" w:color="auto"/>
          <w:lang w:val="en-US" w:eastAsia="zh-CN"/>
        </w:rPr>
        <w:t xml:space="preserve">    </w:t>
      </w:r>
      <w:r>
        <w:rPr>
          <w:spacing w:val="-2"/>
          <w:u w:val="thick" w:color="auto"/>
        </w:rPr>
        <w:t>日至</w:t>
      </w:r>
      <w:r>
        <w:rPr>
          <w:rFonts w:hint="eastAsia"/>
          <w:spacing w:val="-2"/>
          <w:u w:val="thick" w:color="auto"/>
          <w:lang w:val="en-US" w:eastAsia="zh-CN"/>
        </w:rPr>
        <w:t xml:space="preserve">    </w:t>
      </w:r>
      <w:r>
        <w:rPr>
          <w:spacing w:val="-2"/>
          <w:u w:val="thick" w:color="auto"/>
        </w:rPr>
        <w:t>年</w:t>
      </w:r>
      <w:r>
        <w:rPr>
          <w:rFonts w:hint="eastAsia"/>
          <w:spacing w:val="-2"/>
          <w:u w:val="thick" w:color="auto"/>
          <w:lang w:val="en-US" w:eastAsia="zh-CN"/>
        </w:rPr>
        <w:t xml:space="preserve">    </w:t>
      </w:r>
      <w:r>
        <w:rPr>
          <w:spacing w:val="-2"/>
          <w:u w:val="thick" w:color="auto"/>
        </w:rPr>
        <w:t>月</w:t>
      </w:r>
      <w:r>
        <w:rPr>
          <w:rFonts w:hint="eastAsia"/>
          <w:spacing w:val="-2"/>
          <w:u w:val="thick" w:color="auto"/>
          <w:lang w:val="en-US" w:eastAsia="zh-CN"/>
        </w:rPr>
        <w:t xml:space="preserve">    </w:t>
      </w:r>
      <w:r>
        <w:rPr>
          <w:spacing w:val="-2"/>
          <w:u w:val="thick" w:color="auto"/>
        </w:rPr>
        <w:t>日</w:t>
      </w:r>
      <w:r>
        <w:rPr>
          <w:spacing w:val="-2"/>
        </w:rPr>
        <w:t>止。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4" w:line="257" w:lineRule="auto"/>
        <w:ind w:left="3" w:right="9" w:firstLine="400"/>
        <w:textAlignment w:val="baseline"/>
      </w:pPr>
      <w:r>
        <w:t>2.2租期届满或本合同解除后，乙方应完好交还甲方所配置的</w:t>
      </w:r>
      <w:r>
        <w:rPr>
          <w:spacing w:val="-1"/>
        </w:rPr>
        <w:t>家具、电器，详情见附件一《房屋附属设施、设</w:t>
      </w:r>
      <w:r>
        <w:t xml:space="preserve"> </w:t>
      </w:r>
      <w:r>
        <w:rPr>
          <w:spacing w:val="-7"/>
        </w:rPr>
        <w:t>备清单》。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3" w:line="218" w:lineRule="auto"/>
        <w:jc w:val="center"/>
        <w:textAlignment w:val="baseline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 xml:space="preserve">   </w:t>
      </w:r>
      <w:r>
        <w:t>2.3合同期满，若乙方要求续租，需经甲方书面同意，租金标准另行协商。在同等</w:t>
      </w:r>
      <w:r>
        <w:rPr>
          <w:spacing w:val="-1"/>
        </w:rPr>
        <w:t>条件下，乙方有优先续租权</w:t>
      </w:r>
      <w:r>
        <w:rPr>
          <w:rFonts w:hint="eastAsia"/>
          <w:spacing w:val="-1"/>
          <w:lang w:eastAsia="zh-CN"/>
        </w:rPr>
        <w:t>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70" w:line="219" w:lineRule="auto"/>
        <w:textAlignment w:val="baseline"/>
      </w:pPr>
      <w:r>
        <w:rPr>
          <w:spacing w:val="-1"/>
          <w14:textOutline w14:w="4233" w14:cap="flat" w14:cmpd="sng">
            <w14:solidFill>
              <w14:srgbClr w14:val="000000"/>
            </w14:solidFill>
            <w14:prstDash w14:val="solid"/>
            <w14:miter w14:val="0"/>
          </w14:textOutline>
        </w:rPr>
        <w:t>三、租金和其他费用、支付时间及支付方式的约定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2" w:line="270" w:lineRule="auto"/>
        <w:ind w:firstLine="414"/>
        <w:textAlignment w:val="baseline"/>
      </w:pPr>
      <w:r>
        <w:rPr>
          <w:spacing w:val="-3"/>
        </w:rPr>
        <w:t>1、房租为：￥</w:t>
      </w:r>
      <w:r>
        <w:rPr>
          <w:spacing w:val="-80"/>
        </w:rPr>
        <w:t xml:space="preserve"> </w:t>
      </w:r>
      <w:r>
        <w:rPr>
          <w:spacing w:val="-77"/>
          <w:u w:val="single" w:color="auto"/>
        </w:rPr>
        <w:t xml:space="preserve"> </w:t>
      </w:r>
      <w:r>
        <w:rPr>
          <w:rFonts w:hint="eastAsia"/>
          <w:spacing w:val="-3"/>
          <w:u w:val="single" w:color="auto"/>
          <w:lang w:val="en-US" w:eastAsia="zh-CN"/>
        </w:rPr>
        <w:t xml:space="preserve">          </w:t>
      </w:r>
      <w:r>
        <w:rPr>
          <w:spacing w:val="-3"/>
          <w:u w:val="single" w:color="auto"/>
        </w:rPr>
        <w:t>元（大写：</w:t>
      </w:r>
      <w:r>
        <w:rPr>
          <w:rFonts w:hint="eastAsia"/>
          <w:spacing w:val="-3"/>
          <w:u w:val="single" w:color="auto"/>
          <w:lang w:val="en-US" w:eastAsia="zh-CN"/>
        </w:rPr>
        <w:t xml:space="preserve">         </w:t>
      </w:r>
      <w:r>
        <w:rPr>
          <w:spacing w:val="-3"/>
          <w:u w:val="single" w:color="auto"/>
        </w:rPr>
        <w:t xml:space="preserve">整） </w:t>
      </w:r>
      <w:r>
        <w:rPr>
          <w:spacing w:val="-3"/>
        </w:rPr>
        <w:t>元/月（此租金为享受优惠活动后</w:t>
      </w:r>
      <w:r>
        <w:rPr>
          <w:spacing w:val="-4"/>
        </w:rPr>
        <w:t>的实际月租金，标</w:t>
      </w:r>
      <w:r>
        <w:t xml:space="preserve"> </w:t>
      </w:r>
      <w:r>
        <w:rPr>
          <w:spacing w:val="-1"/>
        </w:rPr>
        <w:t>准月租金等于押金收取金额</w:t>
      </w:r>
      <w:r>
        <w:rPr>
          <w:spacing w:val="7"/>
        </w:rPr>
        <w:t>）；</w:t>
      </w:r>
      <w:r>
        <w:rPr>
          <w:spacing w:val="-1"/>
        </w:rPr>
        <w:t>代收代缴物管类服务费、水气预收等其他付费：￥</w:t>
      </w:r>
      <w:r>
        <w:rPr>
          <w:spacing w:val="-72"/>
        </w:rPr>
        <w:t xml:space="preserve"> </w:t>
      </w:r>
      <w:r>
        <w:rPr>
          <w:spacing w:val="-1"/>
          <w:u w:val="single" w:color="auto"/>
        </w:rPr>
        <w:t>服务费</w:t>
      </w:r>
      <w:r>
        <w:rPr>
          <w:rFonts w:hint="eastAsia"/>
          <w:spacing w:val="-1"/>
          <w:u w:val="single" w:color="auto"/>
          <w:lang w:val="en-US" w:eastAsia="zh-CN"/>
        </w:rPr>
        <w:t xml:space="preserve">     </w:t>
      </w:r>
      <w:r>
        <w:rPr>
          <w:spacing w:val="-1"/>
          <w:u w:val="single" w:color="auto"/>
        </w:rPr>
        <w:t>元/月【随房租支</w:t>
      </w:r>
      <w:r>
        <w:rPr>
          <w:spacing w:val="-2"/>
          <w:u w:val="single" w:color="auto"/>
        </w:rPr>
        <w:t>付】、预存费</w:t>
      </w:r>
      <w:r>
        <w:rPr>
          <w:rFonts w:hint="eastAsia"/>
          <w:spacing w:val="-2"/>
          <w:u w:val="single" w:color="auto"/>
          <w:lang w:val="en-US" w:eastAsia="zh-CN"/>
        </w:rPr>
        <w:t xml:space="preserve">      </w:t>
      </w:r>
      <w:r>
        <w:rPr>
          <w:spacing w:val="-2"/>
          <w:u w:val="single" w:color="auto"/>
        </w:rPr>
        <w:t>元/月【随房租支付】、宽带费</w:t>
      </w:r>
      <w:r>
        <w:rPr>
          <w:rFonts w:hint="eastAsia"/>
          <w:spacing w:val="-2"/>
          <w:u w:val="single" w:color="auto"/>
          <w:lang w:val="en-US" w:eastAsia="zh-CN"/>
        </w:rPr>
        <w:t xml:space="preserve">       </w:t>
      </w:r>
      <w:r>
        <w:rPr>
          <w:spacing w:val="-2"/>
          <w:u w:val="single" w:color="auto"/>
        </w:rPr>
        <w:t>元/月【随房租支付】、电费</w:t>
      </w:r>
      <w:r>
        <w:rPr>
          <w:rFonts w:hint="eastAsia"/>
          <w:spacing w:val="-2"/>
          <w:u w:val="single" w:color="auto"/>
          <w:lang w:val="en-US" w:eastAsia="zh-CN"/>
        </w:rPr>
        <w:t xml:space="preserve">       </w:t>
      </w:r>
      <w:r>
        <w:rPr>
          <w:spacing w:val="-2"/>
          <w:u w:val="single" w:color="auto"/>
        </w:rPr>
        <w:t xml:space="preserve">【一次性支付】 </w:t>
      </w:r>
      <w:r>
        <w:rPr>
          <w:spacing w:val="-2"/>
        </w:rPr>
        <w:t>元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3" w:line="219" w:lineRule="auto"/>
        <w:textAlignment w:val="baseline"/>
      </w:pPr>
      <w:r>
        <w:rPr>
          <w:spacing w:val="-1"/>
        </w:rPr>
        <w:t>/月，房租和代收代缴物管类服务费按月计算，水气按照实际用量计算，电费自行充值。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3" w:line="270" w:lineRule="auto"/>
        <w:ind w:left="1" w:right="100" w:firstLine="401"/>
        <w:textAlignment w:val="baseline"/>
      </w:pPr>
      <w:r>
        <w:rPr>
          <w:spacing w:val="-5"/>
        </w:rPr>
        <w:t>2、乙方应向甲方支付房屋租赁履约保证金，具体金额为人民币：</w:t>
      </w:r>
      <w:r>
        <w:rPr>
          <w:spacing w:val="68"/>
        </w:rPr>
        <w:t xml:space="preserve"> </w:t>
      </w:r>
      <w:r>
        <w:rPr>
          <w:rFonts w:hint="eastAsia"/>
          <w:spacing w:val="-5"/>
          <w:u w:val="single" w:color="auto"/>
          <w:lang w:val="en-US" w:eastAsia="zh-CN"/>
        </w:rPr>
        <w:t xml:space="preserve">        </w:t>
      </w:r>
      <w:r>
        <w:rPr>
          <w:spacing w:val="-6"/>
          <w:u w:val="single" w:color="auto"/>
        </w:rPr>
        <w:t>元（大写：</w:t>
      </w:r>
      <w:r>
        <w:rPr>
          <w:rFonts w:hint="eastAsia"/>
          <w:spacing w:val="-6"/>
          <w:u w:val="single" w:color="auto"/>
          <w:lang w:val="en-US" w:eastAsia="zh-CN"/>
        </w:rPr>
        <w:t xml:space="preserve">         </w:t>
      </w:r>
      <w:r>
        <w:rPr>
          <w:spacing w:val="-6"/>
          <w:u w:val="single" w:color="auto"/>
        </w:rPr>
        <w:t xml:space="preserve">整） </w:t>
      </w:r>
      <w:r>
        <w:t xml:space="preserve"> 元。租赁期满或合同解除后，房屋租赁保证金在抵扣应由乙方承担的费用、租金以及乙方</w:t>
      </w:r>
      <w:r>
        <w:rPr>
          <w:spacing w:val="-1"/>
        </w:rPr>
        <w:t>应承担的违约金、赔偿</w:t>
      </w:r>
      <w:r>
        <w:t xml:space="preserve"> </w:t>
      </w:r>
      <w:r>
        <w:rPr>
          <w:spacing w:val="-2"/>
        </w:rPr>
        <w:t>金后，剩余部分甲方在7个工作日内无息返还乙方。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3" w:line="257" w:lineRule="auto"/>
        <w:ind w:left="4" w:right="200" w:firstLine="400"/>
        <w:textAlignment w:val="baseline"/>
      </w:pPr>
      <w:r>
        <w:t>3、支付时间及支付方式：经甲乙双方协商，同意按每</w:t>
      </w:r>
      <w:r>
        <w:rPr>
          <w:u w:val="single" w:color="auto"/>
        </w:rPr>
        <w:t>每</w:t>
      </w:r>
      <w:r>
        <w:rPr>
          <w:rFonts w:hint="eastAsia"/>
          <w:u w:val="single" w:color="auto"/>
          <w:lang w:val="en-US" w:eastAsia="zh-CN"/>
        </w:rPr>
        <w:t xml:space="preserve">      </w:t>
      </w:r>
      <w:r>
        <w:rPr>
          <w:u w:val="single" w:color="auto"/>
        </w:rPr>
        <w:t>一付</w:t>
      </w:r>
      <w:r>
        <w:t>交纳一次费用</w:t>
      </w:r>
      <w:r>
        <w:rPr>
          <w:spacing w:val="-1"/>
        </w:rPr>
        <w:t>，之后的金额乙方应在</w:t>
      </w:r>
      <w:r>
        <w:rPr>
          <w:spacing w:val="-1"/>
          <w:u w:val="single" w:color="auto"/>
        </w:rPr>
        <w:t>每缴费</w:t>
      </w:r>
      <w:r>
        <w:t xml:space="preserve"> </w:t>
      </w:r>
      <w:r>
        <w:rPr>
          <w:spacing w:val="-2"/>
          <w:u w:val="single" w:color="auto"/>
        </w:rPr>
        <w:t>周期开始日提前</w:t>
      </w:r>
      <w:r>
        <w:rPr>
          <w:rFonts w:hint="eastAsia"/>
          <w:spacing w:val="-2"/>
          <w:u w:val="single" w:color="auto"/>
          <w:lang w:val="en-US" w:eastAsia="zh-CN"/>
        </w:rPr>
        <w:t xml:space="preserve">         </w:t>
      </w:r>
      <w:r>
        <w:rPr>
          <w:spacing w:val="-2"/>
          <w:u w:val="single" w:color="auto"/>
        </w:rPr>
        <w:t>天</w:t>
      </w:r>
      <w:r>
        <w:rPr>
          <w:spacing w:val="-2"/>
        </w:rPr>
        <w:t>支付下一阶段金额给甲方。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2" w:line="270" w:lineRule="auto"/>
        <w:ind w:firstLine="399"/>
        <w:textAlignment w:val="baseline"/>
      </w:pPr>
      <w:r>
        <w:t>4、其他实际收费见缴费明细表，包括但不限于甲方交予乙方的卡类物料，并收取卡类等押</w:t>
      </w:r>
      <w:r>
        <w:rPr>
          <w:spacing w:val="-1"/>
        </w:rPr>
        <w:t>金，以实际给予物</w:t>
      </w:r>
      <w:r>
        <w:t xml:space="preserve"> 料收取对应金额为准。标准为：门禁卡押金50-100元/张；钥匙押金50元；电卡一张；在合同</w:t>
      </w:r>
      <w:r>
        <w:rPr>
          <w:spacing w:val="-1"/>
        </w:rPr>
        <w:t>到期或解除时，乙方</w:t>
      </w:r>
      <w:r>
        <w:t xml:space="preserve"> </w:t>
      </w:r>
      <w:r>
        <w:rPr>
          <w:spacing w:val="-1"/>
        </w:rPr>
        <w:t>完好交还物料，甲方退还对应押金。若遗失其中物料，按照相应收取标准扣除。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4" w:line="280" w:lineRule="auto"/>
        <w:ind w:firstLine="403"/>
        <w:textAlignment w:val="baseline"/>
      </w:pPr>
      <w:r>
        <w:t>5、乙方支付的租金、服务费等不含税和支付手续费等，如果产生税务成本、支</w:t>
      </w:r>
      <w:r>
        <w:rPr>
          <w:spacing w:val="-1"/>
        </w:rPr>
        <w:t>付手续费成本等，需要乙方自</w:t>
      </w:r>
      <w:r>
        <w:t xml:space="preserve"> 行承担。另，根据国家税务机关规定，房屋租赁税费由业主承担，且须业主本人持房产证亲</w:t>
      </w:r>
      <w:r>
        <w:rPr>
          <w:spacing w:val="-1"/>
        </w:rPr>
        <w:t>自到税务机关才能开</w:t>
      </w:r>
      <w:r>
        <w:t xml:space="preserve">  具，而甲方只代理业主办理房屋租赁相关事宜，无权开具房屋租赁发票，对乙方开具租赁发</w:t>
      </w:r>
      <w:r>
        <w:rPr>
          <w:spacing w:val="-1"/>
        </w:rPr>
        <w:t>票事宜甲方只供协助</w:t>
      </w:r>
      <w:r>
        <w:t xml:space="preserve">  服务，由于手续复杂，乙方需开发票的请在签约前提前告知甲方，并且在合同期满再开票，</w:t>
      </w:r>
      <w:r>
        <w:rPr>
          <w:spacing w:val="-1"/>
        </w:rPr>
        <w:t>如未告知，最后因业</w:t>
      </w:r>
      <w:r>
        <w:t xml:space="preserve">  </w:t>
      </w:r>
      <w:r>
        <w:rPr>
          <w:spacing w:val="-2"/>
        </w:rPr>
        <w:t>主不愿配合开具发票，由乙方自行承担责任。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2" w:line="219" w:lineRule="auto"/>
        <w:ind w:left="402"/>
        <w:textAlignment w:val="baseline"/>
      </w:pPr>
      <w:r>
        <w:rPr>
          <w:spacing w:val="-4"/>
        </w:rPr>
        <w:t>6、甲方指定的转账支付收款账户为：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4" w:line="257" w:lineRule="auto"/>
        <w:ind w:left="1" w:firstLine="413"/>
        <w:textAlignment w:val="baseline"/>
      </w:pPr>
      <w:r>
        <w:t>1.开户银行：</w:t>
      </w:r>
      <w:r>
        <w:rPr>
          <w:rFonts w:hint="eastAsia"/>
          <w:lang w:val="en-US" w:eastAsia="zh-CN"/>
        </w:rPr>
        <w:t xml:space="preserve">            </w:t>
      </w:r>
      <w:r>
        <w:t>，账号：</w:t>
      </w:r>
      <w:r>
        <w:rPr>
          <w:rFonts w:hint="eastAsia"/>
          <w:lang w:val="en-US" w:eastAsia="zh-CN"/>
        </w:rPr>
        <w:t xml:space="preserve">                </w:t>
      </w:r>
      <w:r>
        <w:rPr>
          <w:spacing w:val="-1"/>
        </w:rPr>
        <w:t>，户名：</w:t>
      </w:r>
      <w:r>
        <w:rPr>
          <w:rFonts w:hint="eastAsia"/>
          <w:spacing w:val="-1"/>
          <w:lang w:val="en-US" w:eastAsia="zh-CN"/>
        </w:rPr>
        <w:t xml:space="preserve">                       </w:t>
      </w:r>
      <w:r>
        <w:rPr>
          <w:spacing w:val="-9"/>
        </w:rPr>
        <w:t>；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63" w:line="219" w:lineRule="auto"/>
        <w:ind w:left="19"/>
        <w:textAlignment w:val="baseline"/>
      </w:pPr>
      <w:r>
        <w:rPr>
          <w:spacing w:val="-3"/>
          <w14:textOutline w14:w="4233" w14:cap="flat" w14:cmpd="sng">
            <w14:solidFill>
              <w14:srgbClr w14:val="000000"/>
            </w14:solidFill>
            <w14:prstDash w14:val="solid"/>
            <w14:miter w14:val="0"/>
          </w14:textOutline>
        </w:rPr>
        <w:t>四、维修责任划分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4" w:line="256" w:lineRule="auto"/>
        <w:ind w:firstLine="415"/>
        <w:textAlignment w:val="baseline"/>
      </w:pPr>
      <w:r>
        <w:t>1、甲方为乙方提供房屋内基础设施自然损坏终身保修</w:t>
      </w:r>
      <w:r>
        <w:rPr>
          <w:spacing w:val="-1"/>
        </w:rPr>
        <w:t>（即：电路、燃气管道、水管主管道、墙体裂缝、屋顶</w:t>
      </w:r>
      <w:r>
        <w:t xml:space="preserve"> </w:t>
      </w:r>
      <w:r>
        <w:rPr>
          <w:spacing w:val="-1"/>
        </w:rPr>
        <w:t>漏水</w:t>
      </w:r>
      <w:r>
        <w:rPr>
          <w:spacing w:val="5"/>
        </w:rPr>
        <w:t>），</w:t>
      </w:r>
      <w:r>
        <w:rPr>
          <w:spacing w:val="-1"/>
        </w:rPr>
        <w:t>家具家电甲方保修三个月，三个月后自行负责（灯泡不包修）。如是人为损坏或遗失，则需照价赔偿。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64" w:line="219" w:lineRule="auto"/>
        <w:ind w:left="4"/>
        <w:textAlignment w:val="baseline"/>
      </w:pPr>
      <w:r>
        <w:rPr>
          <w:spacing w:val="-2"/>
          <w14:textOutline w14:w="4233" w14:cap="flat" w14:cmpd="sng">
            <w14:solidFill>
              <w14:srgbClr w14:val="000000"/>
            </w14:solidFill>
            <w14:prstDash w14:val="solid"/>
            <w14:miter w14:val="0"/>
          </w14:textOutline>
        </w:rPr>
        <w:t>五、其他事项说明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39" w:line="219" w:lineRule="auto"/>
        <w:textAlignment w:val="baseline"/>
      </w:pPr>
      <w:r>
        <w:rPr>
          <w:spacing w:val="-1"/>
        </w:rPr>
        <w:t>1、乙方在合同期间的所有维修问题请直接微信</w:t>
      </w:r>
      <w:r>
        <w:rPr>
          <w:spacing w:val="-2"/>
        </w:rPr>
        <w:t>公众号登记保修或拨打管家电话。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2" w:line="257" w:lineRule="auto"/>
        <w:textAlignment w:val="baseline"/>
        <w:rPr>
          <w:spacing w:val="-2"/>
        </w:rPr>
      </w:pPr>
      <w:r>
        <w:t>2、甲方虽有义务为乙方修复损坏设施，但是遇到紧急情况（如漏水、漏电、漏</w:t>
      </w:r>
      <w:r>
        <w:rPr>
          <w:spacing w:val="-1"/>
        </w:rPr>
        <w:t>气等），在甲方到来之前，乙</w:t>
      </w:r>
      <w:r>
        <w:rPr>
          <w:spacing w:val="1"/>
        </w:rPr>
        <w:t xml:space="preserve"> </w:t>
      </w:r>
      <w:r>
        <w:rPr>
          <w:spacing w:val="-1"/>
        </w:rPr>
        <w:t>方有义务及时采取紧急措施或向物业、邻居求助</w:t>
      </w:r>
      <w:r>
        <w:rPr>
          <w:spacing w:val="-2"/>
        </w:rPr>
        <w:t>，避免损失扩大。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2" w:line="257" w:lineRule="auto"/>
        <w:textAlignment w:val="baseline"/>
      </w:pPr>
      <w:r>
        <w:t>3、保证金的用途：保证金即是保证本房屋租赁合同正常履行以及设施安全的押</w:t>
      </w:r>
      <w:r>
        <w:rPr>
          <w:spacing w:val="-1"/>
        </w:rPr>
        <w:t>金，如有损坏或遗失，则从该</w:t>
      </w:r>
      <w:r>
        <w:t xml:space="preserve"> 笔保证金里面扣除，如损坏程度或遗失物品价值超过保证金金额，则乙方必须补交甲方物品</w:t>
      </w:r>
      <w:r>
        <w:rPr>
          <w:spacing w:val="-1"/>
        </w:rPr>
        <w:t>差价。保证金的另一</w:t>
      </w:r>
      <w:r>
        <w:t xml:space="preserve">  </w:t>
      </w:r>
      <w:r>
        <w:rPr>
          <w:spacing w:val="-1"/>
        </w:rPr>
        <w:t>用途就是当乙方违反违约责任中的条款时，充作相应违约金。保证金在任何情况下均不能转为租金。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3" w:line="257" w:lineRule="auto"/>
        <w:textAlignment w:val="baseline"/>
      </w:pPr>
      <w:r>
        <w:t>4、如果乙方享受了甲方的优惠活动，在合同履行期间内若不能继续履行原合同的（如转租</w:t>
      </w:r>
      <w:r>
        <w:rPr>
          <w:spacing w:val="-1"/>
        </w:rPr>
        <w:t>、换房、违约退房</w:t>
      </w:r>
      <w:r>
        <w:t xml:space="preserve"> </w:t>
      </w:r>
      <w:r>
        <w:rPr>
          <w:spacing w:val="-2"/>
        </w:rPr>
        <w:t>等</w:t>
      </w:r>
      <w:r>
        <w:rPr>
          <w:spacing w:val="2"/>
        </w:rPr>
        <w:t>），</w:t>
      </w:r>
      <w:r>
        <w:rPr>
          <w:spacing w:val="-2"/>
        </w:rPr>
        <w:t>乙方需按照标准月租金补齐甲方的活动优惠。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3" w:line="218" w:lineRule="auto"/>
        <w:jc w:val="both"/>
        <w:textAlignment w:val="baseline"/>
        <w:rPr>
          <w:rFonts w:hint="eastAsia"/>
          <w:spacing w:val="-1"/>
          <w:lang w:eastAsia="zh-CN"/>
        </w:rPr>
      </w:pPr>
      <w:r>
        <w:t>5、关于水电费的说明：该物业水电性质为商用标准，根据国家商用水电标准结</w:t>
      </w:r>
      <w:r>
        <w:rPr>
          <w:spacing w:val="-1"/>
        </w:rPr>
        <w:t>合本物业自然损耗等实际现状</w:t>
      </w:r>
      <w:r>
        <w:rPr>
          <w:rFonts w:hint="eastAsia"/>
          <w:spacing w:val="-1"/>
          <w:lang w:eastAsia="zh-CN"/>
        </w:rPr>
        <w:t>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3" w:line="218" w:lineRule="auto"/>
        <w:jc w:val="both"/>
        <w:textAlignment w:val="baseline"/>
        <w:rPr>
          <w:rFonts w:hint="default"/>
          <w:spacing w:val="-1"/>
          <w:lang w:val="en-US" w:eastAsia="zh-CN"/>
        </w:rPr>
      </w:pPr>
      <w:r>
        <w:rPr>
          <w:rFonts w:hint="eastAsia"/>
          <w:spacing w:val="-1"/>
          <w:lang w:val="en-US" w:eastAsia="zh-CN"/>
        </w:rPr>
        <w:t>6、房间不允许做饭。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70" w:line="218" w:lineRule="auto"/>
        <w:textAlignment w:val="baseline"/>
        <w:outlineLvl w:val="0"/>
      </w:pPr>
      <w:r>
        <w:rPr>
          <w:spacing w:val="-1"/>
          <w14:textOutline w14:w="4233" w14:cap="flat" w14:cmpd="sng">
            <w14:solidFill>
              <w14:srgbClr w14:val="000000"/>
            </w14:solidFill>
            <w14:prstDash w14:val="solid"/>
            <w14:miter w14:val="0"/>
          </w14:textOutline>
        </w:rPr>
        <w:t>六、转租、转借、换房以及退房的约定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4" w:line="257" w:lineRule="auto"/>
        <w:ind w:left="3" w:firstLine="411"/>
        <w:textAlignment w:val="baseline"/>
      </w:pPr>
      <w:r>
        <w:t>1、因乙方在签约前对房屋已经充分了解，并认可达到</w:t>
      </w:r>
      <w:r>
        <w:rPr>
          <w:spacing w:val="-1"/>
        </w:rPr>
        <w:t>其入住标准，且对租房可能会产生的不便已经有一定预</w:t>
      </w:r>
      <w:r>
        <w:t xml:space="preserve"> </w:t>
      </w:r>
      <w:r>
        <w:rPr>
          <w:spacing w:val="-2"/>
        </w:rPr>
        <w:t>见性，所以乙方不能以下列理由要求退房。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2" w:line="219" w:lineRule="auto"/>
        <w:ind w:left="393"/>
        <w:textAlignment w:val="baseline"/>
      </w:pPr>
      <w:r>
        <w:rPr>
          <w:spacing w:val="-2"/>
        </w:rPr>
        <w:t>A、对邻居的某些行为有意见。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3" w:line="219" w:lineRule="auto"/>
        <w:ind w:left="395"/>
        <w:textAlignment w:val="baseline"/>
      </w:pPr>
      <w:r>
        <w:rPr>
          <w:spacing w:val="-2"/>
        </w:rPr>
        <w:t>B、对物业、电梯、电信带宽等服务不满。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2" w:line="280" w:lineRule="auto"/>
        <w:ind w:firstLine="402"/>
        <w:textAlignment w:val="baseline"/>
      </w:pPr>
      <w:r>
        <w:t>2、乙方需要转租房屋的，乙方必须征得甲方书面同意后，可在剩余租金对应租期</w:t>
      </w:r>
      <w:r>
        <w:rPr>
          <w:spacing w:val="-1"/>
        </w:rPr>
        <w:t>内将房屋转租给符合甲方要</w:t>
      </w:r>
      <w:r>
        <w:t xml:space="preserve"> 求的第三方，但第三方必须与甲方重新签订租房合同，第三方与甲方重新签订合同后，且乙</w:t>
      </w:r>
      <w:r>
        <w:rPr>
          <w:spacing w:val="-1"/>
        </w:rPr>
        <w:t>方同意支付给甲方整</w:t>
      </w:r>
      <w:r>
        <w:t xml:space="preserve">  租房500元/次，标间房400元/次，合租房300元/次作为转租服务费，甲方在七个工作日内将</w:t>
      </w:r>
      <w:r>
        <w:rPr>
          <w:spacing w:val="-1"/>
        </w:rPr>
        <w:t>乙方押金抵扣其他应</w:t>
      </w:r>
      <w:r>
        <w:t xml:space="preserve">  付费用后无息退还乙方。未经甲方书面同意，乙方私自转租给第三方，视为乙方违约，属于</w:t>
      </w:r>
      <w:r>
        <w:rPr>
          <w:spacing w:val="-1"/>
        </w:rPr>
        <w:t>无效行为，甲方有权</w:t>
      </w:r>
      <w:r>
        <w:t xml:space="preserve">  </w:t>
      </w:r>
      <w:r>
        <w:rPr>
          <w:spacing w:val="-1"/>
        </w:rPr>
        <w:t>收回房屋，追究乙方违约责任，并且不受第三方影响。转租必须按照甲方最新定价转租。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5" w:line="257" w:lineRule="auto"/>
        <w:ind w:left="1" w:right="100" w:firstLine="402"/>
        <w:textAlignment w:val="baseline"/>
      </w:pPr>
      <w:r>
        <w:t>3、乙方需要提前违约退房，或超过约定付款日期2日甲方还没有收到应付款项</w:t>
      </w:r>
      <w:r>
        <w:rPr>
          <w:spacing w:val="-1"/>
        </w:rPr>
        <w:t>的，视为乙方违约，将扣除房</w:t>
      </w:r>
      <w:r>
        <w:t xml:space="preserve"> </w:t>
      </w:r>
      <w:r>
        <w:rPr>
          <w:spacing w:val="-2"/>
        </w:rPr>
        <w:t>屋租赁保证金的100%作为违约赔偿金。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3" w:line="257" w:lineRule="auto"/>
        <w:ind w:left="1" w:firstLine="397"/>
        <w:textAlignment w:val="baseline"/>
      </w:pPr>
      <w:r>
        <w:t>4、乙方在租赁期内要换房至甲方其他闲置房屋的，征得甲方书面同意方可调换，且乙方同</w:t>
      </w:r>
      <w:r>
        <w:rPr>
          <w:spacing w:val="-1"/>
        </w:rPr>
        <w:t>意支付给甲方整租</w:t>
      </w:r>
      <w:r>
        <w:t xml:space="preserve"> </w:t>
      </w:r>
      <w:r>
        <w:rPr>
          <w:spacing w:val="-1"/>
        </w:rPr>
        <w:t>房500元/次，标间房400元/次，合租房300元/次作为换房服</w:t>
      </w:r>
      <w:r>
        <w:rPr>
          <w:spacing w:val="-2"/>
        </w:rPr>
        <w:t>务费。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3" w:line="257" w:lineRule="auto"/>
        <w:ind w:firstLine="403"/>
        <w:textAlignment w:val="baseline"/>
      </w:pPr>
      <w:r>
        <w:t>5、乙方需要提前退租的违约情况下，乙方同意放弃所交剩余房租对应的租期，</w:t>
      </w:r>
      <w:r>
        <w:rPr>
          <w:spacing w:val="-1"/>
        </w:rPr>
        <w:t>或经甲方书面同意，可以赠送</w:t>
      </w:r>
      <w:r>
        <w:t xml:space="preserve"> </w:t>
      </w:r>
      <w:r>
        <w:rPr>
          <w:spacing w:val="-3"/>
        </w:rPr>
        <w:t>给乙方亲友继续居住至所交租金到期。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4" w:line="277" w:lineRule="auto"/>
        <w:ind w:firstLine="401"/>
        <w:textAlignment w:val="baseline"/>
      </w:pPr>
      <w:r>
        <w:t>6、乙方须按合同规定期限按时交纳房租,不得拖欠或滞纳，如超过约定支付时间2天</w:t>
      </w:r>
      <w:r>
        <w:rPr>
          <w:spacing w:val="-1"/>
        </w:rPr>
        <w:t>未来缴纳房租，则视为乙</w:t>
      </w:r>
      <w:r>
        <w:t xml:space="preserve"> 方违约，甲方有权收回房屋，并扣除乙方之前所交的保证金作为违约金。乙方如发生违约行</w:t>
      </w:r>
      <w:r>
        <w:rPr>
          <w:spacing w:val="-1"/>
        </w:rPr>
        <w:t>为，自愿委托甲方自</w:t>
      </w:r>
      <w:r>
        <w:t xml:space="preserve">  行收回房屋使用，对于乙方滞留在租赁屋内在物品，乙方自愿放弃其所有权，甲方可视为乙</w:t>
      </w:r>
      <w:r>
        <w:rPr>
          <w:spacing w:val="-1"/>
        </w:rPr>
        <w:t>方废弃物，对其任意</w:t>
      </w:r>
      <w:r>
        <w:t xml:space="preserve">  </w:t>
      </w:r>
      <w:r>
        <w:rPr>
          <w:spacing w:val="-9"/>
        </w:rPr>
        <w:t>处置。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78" w:line="257" w:lineRule="auto"/>
        <w:ind w:firstLine="403"/>
        <w:textAlignment w:val="baseline"/>
      </w:pPr>
      <w:r>
        <w:t>7、租赁期满或合同解除后，乙方应打扫干净所租房间，返还该房屋及其附属</w:t>
      </w:r>
      <w:r>
        <w:rPr>
          <w:spacing w:val="-1"/>
        </w:rPr>
        <w:t>设施，甲乙双方应结清各自应当</w:t>
      </w:r>
      <w:r>
        <w:t xml:space="preserve"> </w:t>
      </w:r>
      <w:r>
        <w:rPr>
          <w:spacing w:val="-1"/>
        </w:rPr>
        <w:t>承担的费用。若乙方在交房时未打扫干净房间，则乙方同意向甲方支付200-500元的清洁费。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3" w:line="257" w:lineRule="auto"/>
        <w:ind w:right="100" w:firstLine="400"/>
        <w:textAlignment w:val="baseline"/>
      </w:pPr>
      <w:r>
        <w:t>8、乙方租期未满合同约定期限，甲方要求乙方提前退出该房的，乙方同意甲方提前3</w:t>
      </w:r>
      <w:r>
        <w:rPr>
          <w:spacing w:val="-1"/>
        </w:rPr>
        <w:t>天通知乙方并无息退还</w:t>
      </w:r>
      <w:r>
        <w:t xml:space="preserve"> </w:t>
      </w:r>
      <w:r>
        <w:rPr>
          <w:spacing w:val="-1"/>
        </w:rPr>
        <w:t>保证金，或允许乙方在甲方提供的房源内换房，甲方同意免收乙方换房服务费。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4" w:line="271" w:lineRule="auto"/>
        <w:ind w:left="7" w:firstLine="393"/>
        <w:textAlignment w:val="baseline"/>
      </w:pPr>
      <w:r>
        <w:t>9、若客户中途退房，结算清楚合同约定费用后，押金余额甲方可根据客户情况，决定</w:t>
      </w:r>
      <w:r>
        <w:rPr>
          <w:spacing w:val="-1"/>
        </w:rPr>
        <w:t>是否在客户再次入住公</w:t>
      </w:r>
      <w:r>
        <w:t xml:space="preserve"> 司房源时进行押金冲抵（押金余额不足时补差额，押金余额充足时不补不</w:t>
      </w:r>
      <w:r>
        <w:rPr>
          <w:spacing w:val="-1"/>
        </w:rPr>
        <w:t>退。）因中途退房，只能冲抵，不能退</w:t>
      </w:r>
      <w:r>
        <w:t xml:space="preserve">  </w:t>
      </w:r>
      <w:r>
        <w:rPr>
          <w:spacing w:val="-11"/>
        </w:rPr>
        <w:t>回。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59" w:line="219" w:lineRule="auto"/>
        <w:textAlignment w:val="baseline"/>
        <w:outlineLvl w:val="0"/>
      </w:pPr>
      <w:r>
        <w:rPr>
          <w:spacing w:val="-1"/>
          <w14:textOutline w14:w="4233" w14:cap="flat" w14:cmpd="sng">
            <w14:solidFill>
              <w14:srgbClr w14:val="000000"/>
            </w14:solidFill>
            <w14:prstDash w14:val="solid"/>
            <w14:miter w14:val="0"/>
          </w14:textOutline>
        </w:rPr>
        <w:t>七、合同的解除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3" w:line="218" w:lineRule="auto"/>
        <w:ind w:left="405"/>
        <w:textAlignment w:val="baseline"/>
      </w:pPr>
      <w:r>
        <w:rPr>
          <w:spacing w:val="-2"/>
        </w:rPr>
        <w:t>（一）经甲、乙双方协商一致，可以书面形式解除合同。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4" w:line="320" w:lineRule="exact"/>
        <w:ind w:left="405"/>
        <w:textAlignment w:val="baseline"/>
      </w:pPr>
      <w:r>
        <w:rPr>
          <w:spacing w:val="-2"/>
          <w:position w:val="8"/>
        </w:rPr>
        <w:t>（二）因不可抗力导致本合同无法继续履行的，本合同自行解除。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1" w:line="218" w:lineRule="auto"/>
        <w:ind w:left="405"/>
        <w:textAlignment w:val="baseline"/>
      </w:pPr>
      <w:r>
        <w:rPr>
          <w:spacing w:val="-2"/>
        </w:rPr>
        <w:t>（三）甲方有下列情形之一的，乙方有权单方面</w:t>
      </w:r>
      <w:r>
        <w:rPr>
          <w:spacing w:val="-3"/>
        </w:rPr>
        <w:t>解除合同：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3" w:line="320" w:lineRule="exact"/>
        <w:ind w:left="414"/>
        <w:textAlignment w:val="baseline"/>
      </w:pPr>
      <w:r>
        <w:rPr>
          <w:spacing w:val="-2"/>
          <w:position w:val="8"/>
        </w:rPr>
        <w:t>1、不论市场行情如何，甲方在合同期间不得要求增加房租。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219" w:lineRule="auto"/>
        <w:ind w:left="402"/>
        <w:textAlignment w:val="baseline"/>
      </w:pPr>
      <w:r>
        <w:rPr>
          <w:spacing w:val="-3"/>
        </w:rPr>
        <w:t>2、延迟交房达10日的。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2" w:line="320" w:lineRule="exact"/>
        <w:ind w:left="405"/>
        <w:textAlignment w:val="baseline"/>
      </w:pPr>
      <w:r>
        <w:rPr>
          <w:spacing w:val="-2"/>
          <w:position w:val="8"/>
        </w:rPr>
        <w:t>（四）乙方有下列情形之一的，甲方有权单方面解除合同，并追究违约责任：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1" w:line="218" w:lineRule="auto"/>
        <w:ind w:left="414"/>
        <w:textAlignment w:val="baseline"/>
      </w:pPr>
      <w:r>
        <w:rPr>
          <w:spacing w:val="-2"/>
        </w:rPr>
        <w:t>1、未按照约定时间支付租金等各项费用达2日或金额超过200元的。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3" w:line="320" w:lineRule="exact"/>
        <w:ind w:left="402"/>
        <w:textAlignment w:val="baseline"/>
      </w:pPr>
      <w:r>
        <w:rPr>
          <w:spacing w:val="-1"/>
          <w:position w:val="8"/>
        </w:rPr>
        <w:t>2、擅自改变房屋用途的。例如：未经政府机构批准开展民宿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39" w:line="219" w:lineRule="auto"/>
        <w:ind w:left="399"/>
        <w:textAlignment w:val="baseline"/>
        <w:rPr>
          <w:spacing w:val="-3"/>
        </w:rPr>
      </w:pPr>
      <w:r>
        <w:rPr>
          <w:spacing w:val="-3"/>
        </w:rPr>
        <w:t>3、擅自改动房屋或改变房屋结构的。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39" w:line="219" w:lineRule="auto"/>
        <w:ind w:left="399"/>
        <w:textAlignment w:val="baseline"/>
        <w:rPr>
          <w:spacing w:val="-3"/>
        </w:rPr>
      </w:pPr>
      <w:r>
        <w:rPr>
          <w:spacing w:val="-3"/>
        </w:rPr>
        <w:t>4、损坏物品不予赔偿的。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39" w:line="219" w:lineRule="auto"/>
        <w:ind w:left="399"/>
        <w:textAlignment w:val="baseline"/>
      </w:pPr>
      <w:r>
        <w:rPr>
          <w:spacing w:val="-2"/>
          <w:position w:val="8"/>
        </w:rPr>
        <w:t>5、利用房屋从事违法活动或妨碍他人正常工作、生活的。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217" w:lineRule="auto"/>
        <w:ind w:left="401"/>
        <w:textAlignment w:val="baseline"/>
      </w:pPr>
      <w:r>
        <w:rPr>
          <w:spacing w:val="-3"/>
        </w:rPr>
        <w:t>6、擅自转租、转借以及对外经营的。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4" w:line="257" w:lineRule="auto"/>
        <w:ind w:firstLine="403"/>
        <w:textAlignment w:val="baseline"/>
      </w:pPr>
      <w:r>
        <w:t>7、乙方违反国家以及地方法律、法规、规章等规范性文件的有关规定，或严</w:t>
      </w:r>
      <w:r>
        <w:rPr>
          <w:spacing w:val="-1"/>
        </w:rPr>
        <w:t>重违反《合租文明公约》引起他</w:t>
      </w:r>
      <w:r>
        <w:t xml:space="preserve"> </w:t>
      </w:r>
      <w:r>
        <w:rPr>
          <w:spacing w:val="-6"/>
        </w:rPr>
        <w:t>人投诉的。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2" w:line="320" w:lineRule="exact"/>
        <w:ind w:left="400"/>
        <w:textAlignment w:val="baseline"/>
        <w:rPr>
          <w:ins w:id="0" w:author="张曼" w:date="2024-03-16T22:31:49Z"/>
          <w:spacing w:val="-3"/>
          <w:position w:val="8"/>
        </w:rPr>
      </w:pPr>
      <w:r>
        <w:rPr>
          <w:spacing w:val="-3"/>
          <w:position w:val="8"/>
        </w:rPr>
        <w:t>8、饲养宠物以及打扰他人生活的。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1" w:line="218" w:lineRule="auto"/>
        <w:ind w:left="405"/>
        <w:textAlignment w:val="baseline"/>
        <w:rPr>
          <w:rFonts w:hint="eastAsia"/>
          <w:spacing w:val="-2"/>
          <w:position w:val="8"/>
          <w:lang w:val="en-US" w:eastAsia="zh-CN"/>
        </w:rPr>
      </w:pPr>
      <w:r>
        <w:rPr>
          <w:rFonts w:hint="eastAsia"/>
          <w:spacing w:val="-2"/>
          <w:position w:val="8"/>
          <w:lang w:val="en-US" w:eastAsia="zh-CN"/>
        </w:rPr>
        <w:t>9、经租赁双方友好协商并达成共识：在租赁期限内，承租人是该房屋的实际管理人，承租人的人身和财产安全均由承租人自行承担，该房屋内发生一切安全事故均由承租人承担，与出租方无关，包括但不限于高空抛物、水、电、气使用不当，在房屋内摔倒，给承租人及同住人造成人身伤害，出租方不承担任何责任。承租方如果利用此房屋从事非法活动或拖欠房租超过5日，出租方有权力即终止合同不予出租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1" w:line="218" w:lineRule="auto"/>
        <w:ind w:left="405"/>
        <w:textAlignment w:val="baseline"/>
      </w:pPr>
      <w:r>
        <w:rPr>
          <w:spacing w:val="-2"/>
        </w:rPr>
        <w:t>（五）其他法定的合同解除情形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63" w:line="219" w:lineRule="auto"/>
        <w:ind w:left="3"/>
        <w:textAlignment w:val="baseline"/>
        <w:outlineLvl w:val="0"/>
      </w:pPr>
      <w:r>
        <w:rPr>
          <w:spacing w:val="-2"/>
          <w14:textOutline w14:w="4233" w14:cap="flat" w14:cmpd="sng">
            <w14:solidFill>
              <w14:srgbClr w14:val="000000"/>
            </w14:solidFill>
            <w14:prstDash w14:val="solid"/>
            <w14:miter w14:val="0"/>
          </w14:textOutline>
        </w:rPr>
        <w:t>八、违约责任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3" w:line="257" w:lineRule="auto"/>
        <w:ind w:left="402" w:right="228" w:firstLine="12"/>
        <w:textAlignment w:val="baseline"/>
      </w:pPr>
      <w:r>
        <w:rPr>
          <w:spacing w:val="-1"/>
        </w:rPr>
        <w:t>1、乙方有第七条第（四）款情形之一的，视为乙方违约，应向甲方支付合同履约保证金的100%为违</w:t>
      </w:r>
      <w:r>
        <w:rPr>
          <w:spacing w:val="-2"/>
        </w:rPr>
        <w:t>约金。</w:t>
      </w:r>
      <w:r>
        <w:t xml:space="preserve"> </w:t>
      </w:r>
      <w:r>
        <w:rPr>
          <w:spacing w:val="-1"/>
        </w:rPr>
        <w:t>2、如是违约金不足以支付对方损失的，则由违约方按照实际情况</w:t>
      </w:r>
      <w:r>
        <w:rPr>
          <w:spacing w:val="-2"/>
        </w:rPr>
        <w:t>另行赔偿。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2" w:line="256" w:lineRule="auto"/>
        <w:ind w:left="14" w:right="200" w:firstLine="389"/>
        <w:textAlignment w:val="baseline"/>
      </w:pPr>
      <w:r>
        <w:t>3、乙方未按照约定时间支付房租等费用的，将自愿向甲方多支付按照未支付金</w:t>
      </w:r>
      <w:r>
        <w:rPr>
          <w:spacing w:val="-1"/>
        </w:rPr>
        <w:t>额每天1%的资金占用费。即</w:t>
      </w:r>
      <w:r>
        <w:t xml:space="preserve"> </w:t>
      </w:r>
      <w:r>
        <w:rPr>
          <w:spacing w:val="2"/>
        </w:rPr>
        <w:t>,逾期应付金额=逾期金额*（1+逾期天数*1%）。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6" w:line="219" w:lineRule="auto"/>
        <w:ind w:left="399"/>
        <w:textAlignment w:val="baseline"/>
      </w:pPr>
      <w:r>
        <w:rPr>
          <w:spacing w:val="-1"/>
        </w:rPr>
        <w:t>4、租赁期满或合同解除后，乙方若未如期退房，将自愿按照150元/天的逾期标准向甲方支付房费。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4" w:line="256" w:lineRule="auto"/>
        <w:ind w:left="10" w:firstLine="392"/>
        <w:textAlignment w:val="baseline"/>
      </w:pPr>
      <w:r>
        <w:t>5、如果乙方违约，乙方需要承担甲方在追究其违约过程中的一切损失，包括但</w:t>
      </w:r>
      <w:r>
        <w:rPr>
          <w:spacing w:val="-1"/>
        </w:rPr>
        <w:t>不限于律师费、诉讼费、保全</w:t>
      </w:r>
      <w:r>
        <w:t xml:space="preserve"> </w:t>
      </w:r>
      <w:r>
        <w:rPr>
          <w:spacing w:val="-2"/>
        </w:rPr>
        <w:t>费、鉴定费、公告费、交通食宿费等等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64" w:line="219" w:lineRule="auto"/>
        <w:ind w:left="3"/>
        <w:textAlignment w:val="baseline"/>
        <w:outlineLvl w:val="0"/>
      </w:pPr>
      <w:r>
        <w:rPr>
          <w:spacing w:val="-1"/>
          <w14:textOutline w14:w="4233" w14:cap="flat" w14:cmpd="sng">
            <w14:solidFill>
              <w14:srgbClr w14:val="000000"/>
            </w14:solidFill>
            <w14:prstDash w14:val="solid"/>
            <w14:miter w14:val="0"/>
          </w14:textOutline>
        </w:rPr>
        <w:t>九、双方声明以及通知送达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4" w:line="257" w:lineRule="auto"/>
        <w:ind w:left="2" w:firstLine="412"/>
        <w:textAlignment w:val="baseline"/>
      </w:pPr>
      <w:r>
        <w:t>1、双方确认，在签署本合同前，双方均以仔细阅读并</w:t>
      </w:r>
      <w:r>
        <w:rPr>
          <w:spacing w:val="-1"/>
        </w:rPr>
        <w:t>完全理解合同内容，在签订本合同过程中不存在任何重</w:t>
      </w:r>
      <w:r>
        <w:t xml:space="preserve"> </w:t>
      </w:r>
      <w:r>
        <w:rPr>
          <w:spacing w:val="-3"/>
        </w:rPr>
        <w:t>大失误和显失公平的情形。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2" w:line="257" w:lineRule="auto"/>
        <w:ind w:left="403" w:right="828" w:hanging="1"/>
        <w:textAlignment w:val="baseline"/>
      </w:pPr>
      <w:r>
        <w:rPr>
          <w:spacing w:val="-1"/>
        </w:rPr>
        <w:t>2、双方声明，双方一致同意遵守合同约定，任何个人的口头承诺均无效，只以合同约定内容为准。</w:t>
      </w:r>
      <w:r>
        <w:rPr>
          <w:spacing w:val="4"/>
        </w:rPr>
        <w:t xml:space="preserve"> </w:t>
      </w:r>
      <w:r>
        <w:rPr>
          <w:spacing w:val="-5"/>
        </w:rPr>
        <w:t>3、在租赁期内，甲方将通知等内容张贴于乙方承租的房屋门窗或墙上，</w:t>
      </w:r>
      <w:r>
        <w:rPr>
          <w:spacing w:val="72"/>
        </w:rPr>
        <w:t xml:space="preserve"> </w:t>
      </w:r>
      <w:r>
        <w:rPr>
          <w:spacing w:val="-5"/>
        </w:rPr>
        <w:t>一经张贴即视为送达。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3" w:line="257" w:lineRule="auto"/>
        <w:ind w:left="15" w:firstLine="383"/>
        <w:textAlignment w:val="baseline"/>
      </w:pPr>
      <w:r>
        <w:t>4、本合同以电子签约后的电子版本的形式送达乙方，甲方以包括但不限于邮件、微信、微</w:t>
      </w:r>
      <w:r>
        <w:rPr>
          <w:spacing w:val="-1"/>
        </w:rPr>
        <w:t>信公众号、短信至</w:t>
      </w:r>
      <w:r>
        <w:t xml:space="preserve"> </w:t>
      </w:r>
      <w:r>
        <w:rPr>
          <w:spacing w:val="-2"/>
        </w:rPr>
        <w:t>乙方预留的手机号码等的形式发送至乙方即视为送达成功。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4" w:line="257" w:lineRule="auto"/>
        <w:ind w:left="1" w:firstLine="402"/>
        <w:textAlignment w:val="baseline"/>
      </w:pPr>
      <w:r>
        <w:t>3、合同到期后，乙方按照改造的当前状态交还房屋，乙方不得拆除和破坏，同</w:t>
      </w:r>
      <w:r>
        <w:rPr>
          <w:spacing w:val="-1"/>
        </w:rPr>
        <w:t>样的甲方也不得要求乙方恢复</w:t>
      </w:r>
      <w:r>
        <w:t xml:space="preserve"> </w:t>
      </w:r>
      <w:r>
        <w:rPr>
          <w:spacing w:val="-2"/>
        </w:rPr>
        <w:t>成之前状态，对于正常的磨损不得要求乙方修复或赔偿。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2" w:line="219" w:lineRule="auto"/>
        <w:ind w:left="399"/>
        <w:textAlignment w:val="baseline"/>
      </w:pPr>
      <w:r>
        <w:rPr>
          <w:spacing w:val="-1"/>
        </w:rPr>
        <w:t>4、在托管期限届满时，甲方如欲收回房屋或变更房合同内容，须提前一个月通知乙方。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2" w:line="256" w:lineRule="auto"/>
        <w:ind w:left="14" w:firstLine="389"/>
        <w:textAlignment w:val="baseline"/>
      </w:pPr>
      <w:r>
        <w:t>5、每到交租时间，甲方可到乙方办公点收取现金，如甲方因自身原因未及时来</w:t>
      </w:r>
      <w:r>
        <w:rPr>
          <w:spacing w:val="-1"/>
        </w:rPr>
        <w:t>收取房租，则由乙方暂时保存</w:t>
      </w:r>
      <w:r>
        <w:t xml:space="preserve"> </w:t>
      </w:r>
      <w:r>
        <w:rPr>
          <w:spacing w:val="1"/>
        </w:rPr>
        <w:t>,甲方可在任何工作时间领取。如是需要银行打款的，甲方每次收款时有提醒义务。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67" w:line="219" w:lineRule="auto"/>
        <w:textAlignment w:val="baseline"/>
      </w:pPr>
      <w:r>
        <w:rPr>
          <w:spacing w:val="-2"/>
          <w14:textOutline w14:w="4233" w14:cap="flat" w14:cmpd="sng">
            <w14:solidFill>
              <w14:srgbClr w14:val="000000"/>
            </w14:solidFill>
            <w14:prstDash w14:val="solid"/>
            <w14:miter w14:val="0"/>
          </w14:textOutline>
        </w:rPr>
        <w:t>十、其他约定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3" w:line="257" w:lineRule="auto"/>
        <w:ind w:left="3" w:right="100" w:firstLine="411"/>
        <w:textAlignment w:val="baseline"/>
        <w:rPr>
          <w:rFonts w:hint="default" w:eastAsia="宋体"/>
          <w:u w:val="thick"/>
          <w:lang w:val="en-US" w:eastAsia="zh-CN"/>
        </w:rPr>
      </w:pPr>
      <w:r>
        <w:rPr>
          <w:spacing w:val="-5"/>
        </w:rPr>
        <w:t>1、合同备注：</w:t>
      </w:r>
      <w:r>
        <w:rPr>
          <w:spacing w:val="56"/>
          <w:u w:val="thick"/>
        </w:rPr>
        <w:t xml:space="preserve"> </w:t>
      </w:r>
      <w:r>
        <w:rPr>
          <w:rFonts w:hint="eastAsia"/>
          <w:spacing w:val="56"/>
          <w:u w:val="thick"/>
          <w:lang w:val="en-US" w:eastAsia="zh-CN"/>
        </w:rPr>
        <w:t xml:space="preserve">                     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2" w:line="257" w:lineRule="auto"/>
        <w:ind w:firstLine="402"/>
        <w:textAlignment w:val="baseline"/>
      </w:pPr>
      <w:r>
        <w:t>2、本合同一式两份，具备同等法律效力，甲乙双方各执一份，经双方签字盖章后</w:t>
      </w:r>
      <w:r>
        <w:rPr>
          <w:spacing w:val="-1"/>
        </w:rPr>
        <w:t>生效。若存在其他合同或者</w:t>
      </w:r>
      <w:r>
        <w:t xml:space="preserve"> </w:t>
      </w:r>
      <w:r>
        <w:rPr>
          <w:spacing w:val="-2"/>
        </w:rPr>
        <w:t>协议与本合同内容相冲突的，以本合同为准。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3" w:line="257" w:lineRule="auto"/>
        <w:ind w:left="19" w:firstLine="384"/>
        <w:textAlignment w:val="baseline"/>
      </w:pPr>
      <w:r>
        <w:t>3、本合同在履行中如发生争议，双方应协商解决，协商不成时，任何一方可向</w:t>
      </w:r>
      <w:r>
        <w:rPr>
          <w:spacing w:val="-1"/>
        </w:rPr>
        <w:t>甲方公司注册地人民法院起诉</w:t>
      </w:r>
      <w:r>
        <w:t xml:space="preserve"> </w:t>
      </w:r>
      <w:r>
        <w:rPr>
          <w:spacing w:val="-2"/>
        </w:rPr>
        <w:t>。如本合同与其他任何相关合同内容冲突的，以本合同为准。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4" w:line="219" w:lineRule="auto"/>
        <w:ind w:left="401"/>
        <w:textAlignment w:val="baseline"/>
      </w:pPr>
      <w:r>
        <w:rPr>
          <w:spacing w:val="-2"/>
        </w:rPr>
        <w:t>水电气读数: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3" w:line="295" w:lineRule="auto"/>
        <w:ind w:left="401"/>
        <w:textAlignment w:val="baseline"/>
      </w:pPr>
      <w:r>
        <w:rPr>
          <w:spacing w:val="-7"/>
        </w:rPr>
        <w:t>水起度数:</w:t>
      </w:r>
      <w:r>
        <w:rPr>
          <w:rFonts w:hint="eastAsia"/>
          <w:spacing w:val="-7"/>
          <w:u w:val="single" w:color="auto"/>
          <w:lang w:val="en-US" w:eastAsia="zh-CN"/>
        </w:rPr>
        <w:t xml:space="preserve">      </w:t>
      </w:r>
      <w:bookmarkStart w:id="0" w:name="_GoBack"/>
      <w:bookmarkEnd w:id="0"/>
      <w:r>
        <w:rPr>
          <w:spacing w:val="-7"/>
        </w:rPr>
        <w:t>方;电费余额：</w:t>
      </w:r>
      <w:r>
        <w:rPr>
          <w:spacing w:val="64"/>
        </w:rPr>
        <w:t xml:space="preserve"> </w:t>
      </w:r>
      <w:r>
        <w:rPr>
          <w:spacing w:val="-7"/>
          <w:u w:val="single" w:color="auto"/>
        </w:rPr>
        <w:t>无</w:t>
      </w:r>
      <w:r>
        <w:rPr>
          <w:spacing w:val="-7"/>
        </w:rPr>
        <w:t>度;气表读数:</w:t>
      </w:r>
      <w:r>
        <w:rPr>
          <w:spacing w:val="-7"/>
          <w:u w:val="single" w:color="auto"/>
        </w:rPr>
        <w:t>无</w:t>
      </w:r>
      <w:r>
        <w:rPr>
          <w:spacing w:val="-7"/>
        </w:rPr>
        <w:t>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1" w:line="217" w:lineRule="auto"/>
        <w:ind w:left="415"/>
        <w:textAlignment w:val="baseline"/>
      </w:pPr>
      <w:r>
        <w:rPr>
          <w:spacing w:val="-2"/>
        </w:rPr>
        <w:t>附件一《房屋附属设施、设备清单》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86" w:line="276" w:lineRule="auto"/>
        <w:ind w:left="2" w:firstLine="395"/>
        <w:textAlignment w:val="baseline"/>
      </w:pPr>
      <w:r>
        <w:t>床-910/张床垫-650/张床头柜-150/个电脑桌-200/张餐桌-620/张窗帘-355/幅灯-550门-1400晾</w:t>
      </w:r>
      <w:r>
        <w:rPr>
          <w:spacing w:val="-1"/>
        </w:rPr>
        <w:t>衣杆-200/个</w:t>
      </w:r>
      <w:r>
        <w:t xml:space="preserve">  空调-1850/个电视-1499/个电视柜-1080/个沙发-1250/张马桶/蹲便-1200/个洗漱台-2500/</w:t>
      </w:r>
      <w:r>
        <w:rPr>
          <w:spacing w:val="-1"/>
        </w:rPr>
        <w:t>个淋浴花洒-800/套椅</w:t>
      </w:r>
      <w:r>
        <w:t xml:space="preserve">  子/凳子-100浴霸-600/个电磁炉-240/个热水器-1200/个茶几-890/张冰箱-1299/个洗衣机-129</w:t>
      </w:r>
      <w:r>
        <w:rPr>
          <w:spacing w:val="-1"/>
        </w:rPr>
        <w:t>9/个烟机-825/套炊</w:t>
      </w:r>
      <w:r>
        <w:t xml:space="preserve"> </w:t>
      </w:r>
      <w:r>
        <w:rPr>
          <w:spacing w:val="-2"/>
        </w:rPr>
        <w:t>具-625/套</w:t>
      </w:r>
    </w:p>
    <w:p>
      <w:pPr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422" w:lineRule="auto"/>
        <w:textAlignment w:val="baseline"/>
        <w:rPr>
          <w:rFonts w:ascii="Arial"/>
          <w:sz w:val="21"/>
        </w:rPr>
      </w:pP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65" w:line="218" w:lineRule="auto"/>
        <w:ind w:left="26"/>
        <w:textAlignment w:val="baseline"/>
      </w:pPr>
      <w:r>
        <w:pict>
          <v:shape id="_x0000_s1026" o:spid="_x0000_s1026" o:spt="202" type="#_x0000_t202" style="position:absolute;left:0pt;margin-left:308.2pt;margin-top:2.25pt;height:56pt;width:155.65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19" w:line="219" w:lineRule="auto"/>
                    <w:ind w:left="35"/>
                  </w:pPr>
                  <w:r>
                    <w:rPr>
                      <w:spacing w:val="-9"/>
                    </w:rPr>
                    <w:t>乙方(签字)：</w:t>
                  </w:r>
                </w:p>
                <w:p>
                  <w:pPr>
                    <w:pStyle w:val="2"/>
                    <w:spacing w:before="43" w:line="220" w:lineRule="auto"/>
                    <w:ind w:left="20"/>
                  </w:pPr>
                  <w:r>
                    <w:rPr>
                      <w:spacing w:val="-4"/>
                    </w:rPr>
                    <w:t>联系方式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4"/>
                    </w:rPr>
                    <w:t xml:space="preserve">： </w:t>
                  </w:r>
                </w:p>
                <w:p>
                  <w:pPr>
                    <w:pStyle w:val="2"/>
                    <w:spacing w:before="41" w:line="219" w:lineRule="auto"/>
                    <w:ind w:left="25"/>
                  </w:pPr>
                  <w:r>
                    <w:rPr>
                      <w:spacing w:val="-7"/>
                    </w:rPr>
                    <w:t>身份证号码：</w:t>
                  </w:r>
                  <w:r>
                    <w:rPr>
                      <w:spacing w:val="19"/>
                    </w:rPr>
                    <w:t xml:space="preserve"> </w:t>
                  </w:r>
                </w:p>
                <w:p>
                  <w:pPr>
                    <w:pStyle w:val="2"/>
                    <w:spacing w:before="42" w:line="221" w:lineRule="auto"/>
                    <w:ind w:left="20"/>
                  </w:pPr>
                  <w:r>
                    <w:rPr>
                      <w:spacing w:val="-4"/>
                    </w:rPr>
                    <w:t>签约时间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4"/>
                    </w:rPr>
                    <w:t xml:space="preserve">： </w:t>
                  </w:r>
                </w:p>
              </w:txbxContent>
            </v:textbox>
          </v:shape>
        </w:pict>
      </w:r>
      <w:r>
        <w:rPr>
          <w:spacing w:val="-7"/>
        </w:rPr>
        <w:t xml:space="preserve">甲方(盖章)：  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43" w:line="221" w:lineRule="auto"/>
        <w:ind w:left="6"/>
        <w:textAlignment w:val="baseline"/>
      </w:pPr>
      <w:r>
        <w:rPr>
          <w:spacing w:val="-2"/>
        </w:rPr>
        <w:t>公司地址  ：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40" w:line="221" w:lineRule="auto"/>
        <w:ind w:left="6"/>
        <w:textAlignment w:val="baseline"/>
      </w:pPr>
      <w:r>
        <w:rPr>
          <w:spacing w:val="-2"/>
        </w:rPr>
        <w:t>公司电话  ：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40" w:line="219" w:lineRule="auto"/>
        <w:ind w:left="201"/>
        <w:textAlignment w:val="baseline"/>
      </w:pPr>
      <w:r>
        <w:rPr>
          <w:spacing w:val="-15"/>
        </w:rPr>
        <w:t>经</w:t>
      </w:r>
      <w:r>
        <w:rPr>
          <w:spacing w:val="11"/>
        </w:rPr>
        <w:t xml:space="preserve"> </w:t>
      </w:r>
      <w:r>
        <w:rPr>
          <w:spacing w:val="-15"/>
        </w:rPr>
        <w:t>办</w:t>
      </w:r>
      <w:r>
        <w:rPr>
          <w:spacing w:val="9"/>
        </w:rPr>
        <w:t xml:space="preserve"> </w:t>
      </w:r>
      <w:r>
        <w:rPr>
          <w:spacing w:val="-15"/>
        </w:rPr>
        <w:t>人：</w:t>
      </w:r>
      <w:r>
        <w:rPr>
          <w:spacing w:val="57"/>
        </w:rPr>
        <w:t xml:space="preserve"> 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43" w:line="219" w:lineRule="auto"/>
        <w:textAlignment w:val="baseline"/>
      </w:pPr>
      <w:r>
        <w:rPr>
          <w:spacing w:val="-4"/>
        </w:rPr>
        <w:t>签字时间</w:t>
      </w:r>
      <w:r>
        <w:rPr>
          <w:spacing w:val="17"/>
        </w:rPr>
        <w:t xml:space="preserve">  </w:t>
      </w:r>
      <w:r>
        <w:rPr>
          <w:spacing w:val="-4"/>
        </w:rPr>
        <w:t>：</w:t>
      </w:r>
    </w:p>
    <w:p>
      <w:pPr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73" w:line="196" w:lineRule="auto"/>
        <w:jc w:val="center"/>
        <w:textAlignment w:val="baseline"/>
        <w:rPr>
          <w:rFonts w:hint="eastAsia" w:ascii="华文宋体" w:hAnsi="华文宋体" w:eastAsia="华文宋体" w:cs="华文宋体"/>
          <w:spacing w:val="-7"/>
          <w:sz w:val="20"/>
          <w:szCs w:val="20"/>
          <w:lang w:eastAsia="zh-CN"/>
        </w:rPr>
      </w:pPr>
    </w:p>
    <w:p>
      <w:pPr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73" w:line="196" w:lineRule="auto"/>
        <w:jc w:val="center"/>
        <w:textAlignment w:val="baseline"/>
        <w:rPr>
          <w:rFonts w:hint="eastAsia" w:ascii="华文宋体" w:hAnsi="华文宋体" w:eastAsia="华文宋体" w:cs="华文宋体"/>
          <w:spacing w:val="-7"/>
          <w:sz w:val="20"/>
          <w:szCs w:val="20"/>
          <w:lang w:eastAsia="zh-CN"/>
        </w:rPr>
      </w:pPr>
    </w:p>
    <w:p>
      <w:pPr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73" w:line="196" w:lineRule="auto"/>
        <w:jc w:val="center"/>
        <w:textAlignment w:val="baseline"/>
        <w:rPr>
          <w:rFonts w:hint="eastAsia" w:ascii="华文宋体" w:hAnsi="华文宋体" w:eastAsia="华文宋体" w:cs="华文宋体"/>
          <w:spacing w:val="-7"/>
          <w:sz w:val="20"/>
          <w:szCs w:val="20"/>
          <w:lang w:eastAsia="zh-CN"/>
        </w:rPr>
      </w:pPr>
    </w:p>
    <w:p>
      <w:pPr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73" w:line="196" w:lineRule="auto"/>
        <w:jc w:val="center"/>
        <w:textAlignment w:val="baseline"/>
        <w:rPr>
          <w:rFonts w:hint="eastAsia" w:ascii="华文宋体" w:hAnsi="华文宋体" w:eastAsia="华文宋体" w:cs="华文宋体"/>
          <w:spacing w:val="-7"/>
          <w:sz w:val="20"/>
          <w:szCs w:val="20"/>
          <w:lang w:eastAsia="zh-CN"/>
        </w:rPr>
      </w:pPr>
    </w:p>
    <w:p>
      <w:pPr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73" w:line="196" w:lineRule="auto"/>
        <w:jc w:val="both"/>
        <w:textAlignment w:val="baseline"/>
        <w:rPr>
          <w:rFonts w:ascii="华文宋体" w:hAnsi="华文宋体" w:eastAsia="华文宋体" w:cs="华文宋体"/>
          <w:sz w:val="20"/>
          <w:szCs w:val="20"/>
        </w:rPr>
      </w:pPr>
    </w:p>
    <w:sectPr>
      <w:headerReference r:id="rId5" w:type="default"/>
      <w:footerReference r:id="rId6" w:type="default"/>
      <w:pgSz w:w="11900" w:h="16840"/>
      <w:pgMar w:top="709" w:right="942" w:bottom="1020" w:left="900" w:header="0" w:footer="0" w:gutter="0"/>
      <w:pgNumType w:fmt="decimal"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tabs>
        <w:tab w:val="center" w:pos="5029"/>
        <w:tab w:val="clear" w:pos="4153"/>
      </w:tabs>
    </w:pPr>
    <w:r>
      <w:rPr>
        <w:rFonts w:hint="eastAsia" w:eastAsia="宋体"/>
        <w:lang w:eastAsia="zh-CN"/>
      </w:rPr>
      <w:tab/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张曼">
    <w15:presenceInfo w15:providerId="WPS Office" w15:userId="32415454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jdhMWRjZWJjOWI2Y2ZjNDA4M2E5NDM0M2RjMThjYmQifQ=="/>
  </w:docVars>
  <w:rsids>
    <w:rsidRoot w:val="00000000"/>
    <w:rsid w:val="08DC4975"/>
    <w:rsid w:val="1E2618BB"/>
    <w:rsid w:val="3A887993"/>
    <w:rsid w:val="4AEA33F6"/>
    <w:rsid w:val="4BAD1ADA"/>
    <w:rsid w:val="5ABD231A"/>
    <w:rsid w:val="73DC62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8</TotalTime>
  <ScaleCrop>false</ScaleCrop>
  <LinksUpToDate>false</LinksUpToDate>
  <Application>WPS Office_12.1.0.16412_F1E327BC-269C-435d-A152-05C5408002CA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2024-01-31T18:25:00Z</dcterms:created>
  <dc:creator>TCGY_CW</dc:creator>
  <cp:lastModifiedBy>鱼咩咩</cp:lastModifiedBy>
  <dcterms:modified xsi:type="dcterms:W3CDTF">2024-03-18T02:25:18Z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2024-02-25T11:34:49Z</vt:filetime>
  </property>
  <property fmtid="{D5CDD505-2E9C-101B-9397-08002B2CF9AE}" pid="4" name="KSOProductBuildVer">
    <vt:lpwstr>2052-12.1.0.16412</vt:lpwstr>
  </property>
  <property fmtid="{D5CDD505-2E9C-101B-9397-08002B2CF9AE}" pid="5" name="ICV">
    <vt:lpwstr>3E8BE49E537C4146AD805190DB639CB0_13</vt:lpwstr>
  </property>
</Properties>
</file>